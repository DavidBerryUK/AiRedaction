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6d1a01bd22498a" /><Relationship Type="http://schemas.openxmlformats.org/package/2006/relationships/metadata/core-properties" Target="/package/services/metadata/core-properties/1def9dfdbb464e7db25daf2f1daa064d.psmdcp" Id="R7666fbb76adc4561" /></Relationships>
</file>

<file path=word/document.xml><?xml version="1.0" encoding="utf-8"?>
<w:document xmlns:w="http://schemas.openxmlformats.org/wordprocessingml/2006/main">
  <w:body>
    <w:p>
      <w:commentRangeStart w:id="0"/>
      <w:r>
        <w:rPr>
          <w:b/>
          <w:sz w:val="30"/>
        </w:rPr>
        <w:t xml:space="preserve">Draft </w:t>
      </w:r>
      <w:r>
        <w:rPr>
          <w:b/>
          <w:sz w:val="30"/>
        </w:rPr>
        <w:t xml:space="preserve">termin</w:t>
      </w:r>
      <w:r>
        <w:rPr>
          <w:b/>
          <w:sz w:val="30"/>
        </w:rPr>
        <w:t xml:space="preserve">ation </w:t>
      </w:r>
      <w:r>
        <w:rPr>
          <w:b/>
          <w:sz w:val="30"/>
        </w:rPr>
        <w:t xml:space="preserve">notice</w:t>
      </w:r>
      <w:commentRangeEnd w:id="0"/>
      <w:r>
        <w:commentReference w:id="0"/>
      </w:r>
      <w:del w:author="Reviewer" w:date="2025-10-01T00:00:00" w:id="1">
        <w:r>
          <w:delText xml:space="preserve">Tr1cky-Gl4cier! </w:delText>
        </w:r>
      </w:del>
    </w:p>
    <w:p>
      <w:r>
        <w:t xml:space="preserve">This l</w:t>
      </w:r>
      <w:r>
        <w:t xml:space="preserve">etter </w:t>
      </w:r>
      <w:r>
        <w:t xml:space="preserve">confir</w:t>
      </w:r>
      <w:r>
        <w:t xml:space="preserve">ms tha</w:t>
      </w:r>
      <w:r>
        <w:t xml:space="preserve">t </w:t>
      </w:r>
      <w:r>
        <w:t xml:space="preserve">Gareth</w:t>
      </w:r>
      <w:r>
        <w:t xml:space="preserve"> Lloyd</w:t>
      </w:r>
      <w:r>
        <w:t xml:space="preserve"> will </w:t>
      </w:r>
      <w:r>
        <w:t xml:space="preserve">leave </w:t>
      </w:r>
      <w:r>
        <w:t xml:space="preserve">Corvid</w:t>
      </w:r>
      <w:r>
        <w:t xml:space="preserve"> Logis</w:t>
      </w:r>
      <w:r>
        <w:t xml:space="preserve">tics P</w:t>
      </w:r>
      <w:r>
        <w:t xml:space="preserve">LC</w:t>
      </w:r>
      <w:r>
        <w:t xml:space="preserve"> on 31</w:t>
      </w:r>
      <w:r>
        <w:t xml:space="preserve"> Decem</w:t>
      </w:r>
      <w:r>
        <w:t xml:space="preserve">ber. C</w:t>
      </w:r>
      <w:r>
        <w:t xml:space="preserve">ontact</w:t>
      </w:r>
      <w:r>
        <w:t xml:space="preserve"> </w:t>
      </w:r>
      <w:r>
        <w:t xml:space="preserve">hr@cor</w:t>
      </w:r>
      <w:r>
        <w:t xml:space="preserve">vid-lo</w:t>
      </w:r>
      <w:r>
        <w:t xml:space="preserve">gistic</w:t>
      </w:r>
      <w:r>
        <w:t xml:space="preserve">s.exam</w:t>
      </w:r>
      <w:r>
        <w:t xml:space="preserve">ple</w:t>
      </w:r>
      <w:r>
        <w:t xml:space="preserve"> for d</w:t>
      </w:r>
      <w:r>
        <w:t xml:space="preserve">etails</w:t>
      </w:r>
      <w:r>
        <w:t xml:space="preserve">.</w:t>
      </w:r>
    </w:p>
    <w:p>
      <w:r>
        <w:t xml:space="preserve">Please</w:t>
      </w:r>
      <w:r>
        <w:t xml:space="preserve"> retur</w:t>
      </w:r>
      <w:r>
        <w:t xml:space="preserve">n comp</w:t>
      </w:r>
      <w:r>
        <w:t xml:space="preserve">any pr</w:t>
      </w:r>
      <w:r>
        <w:t xml:space="preserve">operty</w:t>
      </w:r>
      <w:r>
        <w:t xml:space="preserve"> to </w:t>
      </w:r>
      <w:r>
        <w:t xml:space="preserve">Harbou</w:t>
      </w:r>
      <w:r>
        <w:t xml:space="preserve">rside </w:t>
      </w:r>
      <w:r>
        <w:t xml:space="preserve">Works,</w:t>
      </w:r>
      <w:r>
        <w:t xml:space="preserve"> 7 Qua</w:t>
      </w:r>
      <w:r>
        <w:t xml:space="preserve">y Lane</w:t>
      </w:r>
      <w:r>
        <w:t xml:space="preserve">, Bris</w:t>
      </w:r>
      <w:r>
        <w:t xml:space="preserve">tol BS</w:t>
      </w:r>
      <w:r>
        <w:t xml:space="preserve">1 5TT</w:t>
      </w:r>
      <w:r>
        <w:t xml:space="preserve">.</w:t>
      </w:r>
    </w:p>
    <w:sectPr>
      <w:headerReference xmlns:r="http://schemas.openxmlformats.org/officeDocument/2006/relationships" w:type="default" r:id="Re9c76f97d2d546f0"/>
      <w:footerReference xmlns:r="http://schemas.openxmlformats.org/officeDocument/2006/relationships" w:type="default" r:id="Rbfed1452cd60499d"/>
    </w:sectPr>
  </w:body>
</w:document>
</file>

<file path=word/comments.xml><?xml version="1.0" encoding="utf-8"?>
<w:comments xmlns:w="http://schemas.openxmlformats.org/wordprocessingml/2006/main">
  <w:comment w:initials="R" w:author="Reviewer" w:date="2025-10-01T00:00:00" w:id="0">
    <w:p>
      <w:r>
        <w:t xml:space="preserve">Check with </w:t>
      </w:r>
      <w:r>
        <w:t xml:space="preserve">Dev Patel</w:t>
      </w:r>
      <w:r>
        <w:t xml:space="preserve"> before sending - </w:t>
      </w:r>
      <w:r>
        <w:t xml:space="preserve">his</w:t>
      </w:r>
      <w:r>
        <w:t xml:space="preserve"> number is </w:t>
      </w:r>
      <w:r>
        <w:t xml:space="preserve">07700 900999</w:t>
      </w:r>
    </w:p>
  </w:comment>
</w:comments>
</file>

<file path=word/footer1.xml><?xml version="1.0" encoding="utf-8"?>
<w:ftr xmlns:w="http://schemas.openxmlformats.org/wordprocessingml/2006/main">
  <w:p>
    <w:r>
      <w:t xml:space="preserve">Ref </w:t>
    </w:r>
    <w:r>
      <w:t xml:space="preserve">Priya Natarajan</w:t>
    </w:r>
  </w:p>
</w:ftr>
</file>

<file path=word/header1.xml><?xml version="1.0" encoding="utf-8"?>
<w:hdr xmlns:w="http://schemas.openxmlformats.org/wordprocessingml/2006/main">
  <w:p>
    <w:r>
      <w:t xml:space="preserve">Strictly private - </w:t>
    </w:r>
    <w:r>
      <w:t xml:space="preserve">Corvid Logistics PLC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e9c76f97d2d546f0" /><Relationship Type="http://schemas.openxmlformats.org/officeDocument/2006/relationships/footer" Target="/word/footer1.xml" Id="Rbfed1452cd60499d" /><Relationship Type="http://schemas.openxmlformats.org/officeDocument/2006/relationships/comments" Target="/word/comments.xml" Id="Rb8254772639e4d15" /></Relationships>
</file>